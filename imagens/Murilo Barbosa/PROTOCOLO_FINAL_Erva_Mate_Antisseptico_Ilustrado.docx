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 PROTOCOLO EXPERIMENTAL – Ação Antisséptica da Erva-Mate (Ilex paraguariensis)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Investigar a eficácia da infusão de erva-mate (Ilex paraguariensis) como agente antisséptico </w:t>
      </w:r>
      <w:r w:rsidDel="00000000" w:rsidR="00000000" w:rsidRPr="00000000">
        <w:rPr/>
        <w:drawing>
          <wp:inline distB="114300" distT="114300" distL="114300" distR="114300">
            <wp:extent cx="5486400" cy="3086100"/>
            <wp:effectExtent b="0" l="0" r="0" t="0"/>
            <wp:docPr id="4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sobre microrganismos presentes em partes do corpo humano, por meio de diferentes formas de aplicação em meio de cultura caseira.</w:t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Materiais por grupo (3 alunos):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- 2 potes plásticos com tampa (com meio de cultura caseiro solidificado)</w:t>
        <w:br w:type="textWrapping"/>
        <w:t xml:space="preserve">- 1 colher de sopa de erva-mate (erva verde)</w:t>
        <w:br w:type="textWrapping"/>
        <w:t xml:space="preserve">- 100 mL de água filtrada</w:t>
        <w:br w:type="textWrapping"/>
        <w:t xml:space="preserve">- Filtro de café ou pano limpo</w:t>
        <w:br w:type="textWrapping"/>
        <w:t xml:space="preserve">- Papel filtro ou papel toalha (para discos)</w:t>
        <w:br w:type="textWrapping"/>
        <w:t xml:space="preserve">- 1 cotonete ou palito com algodão</w:t>
        <w:br w:type="textWrapping"/>
        <w:t xml:space="preserve">- Fita adesiva e caneta para rotulagem</w:t>
        <w:br w:type="textWrapping"/>
        <w:t xml:space="preserve">- Conta-gotas ou seringa pequena</w:t>
        <w:br w:type="textWrapping"/>
        <w:t xml:space="preserve">- Luvas descartáveis ou saquinho plástico limpo</w:t>
        <w:br w:type="textWrapping"/>
        <w:t xml:space="preserve">- Álcool 70% para higienização</w:t>
        <w:br w:type="textWrapping"/>
        <w:t xml:space="preserve">- Régua ou compasso</w:t>
        <w:br w:type="textWrapping"/>
        <w:t xml:space="preserve">- Caixa de papelão (para incubadora improvisada)</w:t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Preparo do Extrato de Erva-Mate: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1. Ferva 100 mL de água filtrada.</w:t>
        <w:br w:type="textWrapping"/>
        <w:t xml:space="preserve">2. Adicione 1 colher de sopa de erva-mate e tampe.</w:t>
        <w:br w:type="textWrapping"/>
        <w:t xml:space="preserve">3. Aguarde 10 minutos e coe com pano limpo ou filtro de papel.</w:t>
        <w:br w:type="textWrapping"/>
        <w:t xml:space="preserve">4. Armazene em frasco limpo e utilize no mesmo dia.</w:t>
      </w:r>
    </w:p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tl w:val="0"/>
        </w:rPr>
        <w:t xml:space="preserve">Distribuição das Variações por Grupo: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Grupo 1 e 2 – Aplicação com disco de papel embebido no extrato (Adson, Breno, Rayane 9 ano, Nicole)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Apenas estes alunos escrevem 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y13rnvaud63u" w:id="0"/>
      <w:bookmarkEnd w:id="0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Grupo 1 e Grupo 2 – Aplicação com disco de papel embebido no extrato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Recorte pequenos discos de papel toalha ou filtro de café (~1 cm de diâmetro).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Embeba cada disco com a infusão de erva-mate.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 auxílio de uma pinça (ou haste limpa), coloque o disco embebido bem no centro do meio de cultura inoculado com a amostra.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Feche a placa, sele com fita adesiva e identifique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br w:type="textWrapping"/>
        <w:t xml:space="preserve">Grupo 3 e 4 – Aplicação por gotas do extrato diretamente no meio (Karol, Eloisa, Murilo, Nicolas, 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Use um conta-gotas ou seringa pequena.</w:t>
        <w:br w:type="textWrapping"/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Pingue 3 a 5 gotas da infusão no centro da superfície do meio de cultura já inoculado.</w:t>
        <w:br w:type="textWrapping"/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Evite espalhar as gotas: elas devem formar uma pequena poça concentrada.</w:t>
        <w:br w:type="textWrapping"/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Feche a placa, sele com fita adesiva e identifique.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br w:type="textWrapping"/>
        <w:t xml:space="preserve">Grupo 5 e 6 – Pulverização do extrato sobre o meio (borrifador) (Alice Raquelly, Viviane João P,)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Coloque a infusão em um pequeno borrifador limpo.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Após inocular o meio de cultura com a amostra, borrife levemente 1 ou 2 jatos da infusão sobre a superfície.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Mantenha o borrifador a uma distância de 15 a 20 cm para evitar excesso de líquido.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Feche a placa, sele com fita adesiva e identifique.</w:t>
        <w:br w:type="textWrapping"/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br w:type="textWrapping"/>
        <w:t xml:space="preserve">Grupo 7 – Disco embebido + gotas no centro (combinação) (Gabriel, Priscilla, AndressaClara)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Prepare um disco de papel embebido como nos Grupos 1 e 2.</w:t>
        <w:br w:type="textWrapping"/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Posicione o disco no centro da placa inoculada.</w:t>
        <w:br w:type="textWrapping"/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Pingue 2 gotas da infusão diretamente sobre o disco.</w:t>
        <w:br w:type="textWrapping"/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Essa dupla aplicação aumenta a concentração local do extrato.</w:t>
        <w:br w:type="textWrapping"/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Feche a placa, sele com fita adesiva e identifique.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br w:type="textWrapping"/>
        <w:t xml:space="preserve">Grupo 8 – Controle negativo (aplicação de água com disco).</w:t>
      </w:r>
    </w:p>
    <w:p w:rsidR="00000000" w:rsidDel="00000000" w:rsidP="00000000" w:rsidRDefault="00000000" w:rsidRPr="00000000" w14:paraId="00000021">
      <w:pPr>
        <w:pStyle w:val="Heading2"/>
        <w:rPr/>
      </w:pPr>
      <w:r w:rsidDel="00000000" w:rsidR="00000000" w:rsidRPr="00000000">
        <w:rPr>
          <w:rtl w:val="0"/>
        </w:rPr>
        <w:t xml:space="preserve">Procedimento Experimental: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1. Lave as mãos e utilize luvas ou proteção.</w:t>
        <w:br w:type="textWrapping"/>
        <w:t xml:space="preserve">2. Colete a amostra com cotonete (pele, boca, unha etc.).</w:t>
        <w:br w:type="textWrapping"/>
        <w:t xml:space="preserve">3. Esfregue em zigue-zague sobre o meio de cultura.</w:t>
        <w:br w:type="textWrapping"/>
        <w:t xml:space="preserve">4. Aplique o extrato de erva-mate conforme o método do grupo.</w:t>
        <w:br w:type="textWrapping"/>
        <w:t xml:space="preserve">5. Feche o pote, sele com fita e identifique com nome e data.</w:t>
        <w:br w:type="textWrapping"/>
        <w:t xml:space="preserve">6. Incube em local escuro e levemente aquecido por até 5 dias.</w:t>
        <w:br w:type="textWrapping"/>
        <w:t xml:space="preserve">7. Observe o crescimento e meça o halo de inibição.</w:t>
        <w:br w:type="textWrapping"/>
        <w:t xml:space="preserve">8. Registre as observações na tabela.</w:t>
      </w:r>
    </w:p>
    <w:p w:rsidR="00000000" w:rsidDel="00000000" w:rsidP="00000000" w:rsidRDefault="00000000" w:rsidRPr="00000000" w14:paraId="00000023">
      <w:pPr>
        <w:pStyle w:val="Heading2"/>
        <w:rPr/>
      </w:pPr>
      <w:r w:rsidDel="00000000" w:rsidR="00000000" w:rsidRPr="00000000">
        <w:rPr>
          <w:rtl w:val="0"/>
        </w:rPr>
        <w:t xml:space="preserve">Registro de Resultados:</w:t>
      </w:r>
    </w:p>
    <w:tbl>
      <w:tblPr>
        <w:tblStyle w:val="Table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Grupo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Parte do corpo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Método de aplicação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Observações de crescimento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Aparência das amostras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controle Rosana</w:t>
            </w:r>
          </w:p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mão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sem aplicação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962025" cy="1282700"/>
                  <wp:effectExtent b="0" l="0" r="0" t="0"/>
                  <wp:docPr id="1" name="image23.jpg"/>
                  <a:graphic>
                    <a:graphicData uri="http://schemas.openxmlformats.org/drawingml/2006/picture">
                      <pic:pic>
                        <pic:nvPicPr>
                          <pic:cNvPr id="0" name="image23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1282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14300" distT="114300" distL="114300" distR="114300">
                  <wp:extent cx="962025" cy="1282700"/>
                  <wp:effectExtent b="0" l="0" r="0" t="0"/>
                  <wp:docPr id="22" name="image19.jpg"/>
                  <a:graphic>
                    <a:graphicData uri="http://schemas.openxmlformats.org/drawingml/2006/picture">
                      <pic:pic>
                        <pic:nvPicPr>
                          <pic:cNvPr id="0" name="image19.jp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1282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Houve desenvolvimento de colônias de fungos pelas amostras, semelhantes as com tratamento.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João P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Borrifador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962025" cy="1282700"/>
                  <wp:effectExtent b="0" l="0" r="0" t="0"/>
                  <wp:docPr id="9" name="image18.jpg"/>
                  <a:graphic>
                    <a:graphicData uri="http://schemas.openxmlformats.org/drawingml/2006/picture">
                      <pic:pic>
                        <pic:nvPicPr>
                          <pic:cNvPr id="0" name="image18.jp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1282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Nicolas 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Conta Gotas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962025" cy="1282700"/>
                  <wp:effectExtent b="0" l="0" r="0" t="0"/>
                  <wp:docPr id="21" name="image21.jpg"/>
                  <a:graphic>
                    <a:graphicData uri="http://schemas.openxmlformats.org/drawingml/2006/picture">
                      <pic:pic>
                        <pic:nvPicPr>
                          <pic:cNvPr id="0" name="image21.jp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1282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Gabriel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Disco de papel embebido em extrato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962025" cy="1282700"/>
                  <wp:effectExtent b="0" l="0" r="0" t="0"/>
                  <wp:docPr id="14" name="image20.jpg"/>
                  <a:graphic>
                    <a:graphicData uri="http://schemas.openxmlformats.org/drawingml/2006/picture">
                      <pic:pic>
                        <pic:nvPicPr>
                          <pic:cNvPr id="0" name="image20.jp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1282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Priscilla 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Disco embebido e extrato e conta gotas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962025" cy="723900"/>
                  <wp:effectExtent b="0" l="0" r="0" t="0"/>
                  <wp:docPr id="19" name="image14.jpg"/>
                  <a:graphic>
                    <a:graphicData uri="http://schemas.openxmlformats.org/drawingml/2006/picture">
                      <pic:pic>
                        <pic:nvPicPr>
                          <pic:cNvPr id="0" name="image14.jp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23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Andressa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Disco embebido e extrato e conta gotas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923925" cy="1231900"/>
                  <wp:effectExtent b="0" l="0" r="0" t="0"/>
                  <wp:docPr id="12" name="image15.jpg"/>
                  <a:graphic>
                    <a:graphicData uri="http://schemas.openxmlformats.org/drawingml/2006/picture">
                      <pic:pic>
                        <pic:nvPicPr>
                          <pic:cNvPr id="0" name="image15.jp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925" cy="1231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Houve desenvolvimento de fungos e mofos de diversos tamanhos.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Nicole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Disco embebido e extrato e conta gotas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014413" cy="962025"/>
                  <wp:effectExtent b="0" l="0" r="0" t="0"/>
                  <wp:docPr id="5" name="image11.jpg"/>
                  <a:graphic>
                    <a:graphicData uri="http://schemas.openxmlformats.org/drawingml/2006/picture">
                      <pic:pic>
                        <pic:nvPicPr>
                          <pic:cNvPr id="0" name="image11.jp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4413" cy="9620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Alice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Borrifador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962025" cy="546100"/>
                  <wp:effectExtent b="0" l="0" r="0" t="0"/>
                  <wp:docPr id="16" name="image13.jpg"/>
                  <a:graphic>
                    <a:graphicData uri="http://schemas.openxmlformats.org/drawingml/2006/picture">
                      <pic:pic>
                        <pic:nvPicPr>
                          <pic:cNvPr id="0" name="image13.jp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546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Houve um alto desenvolvimento pois criou fungos de diferentes tamanhos</w:t>
            </w:r>
          </w:p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Karol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Disco embebido e extrato e conta gotas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923925" cy="520700"/>
                  <wp:effectExtent b="0" l="0" r="0" t="0"/>
                  <wp:docPr id="7" name="image9.jpg"/>
                  <a:graphic>
                    <a:graphicData uri="http://schemas.openxmlformats.org/drawingml/2006/picture">
                      <pic:pic>
                        <pic:nvPicPr>
                          <pic:cNvPr id="0" name="image9.jp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925" cy="520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Raquelly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borrifador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962025" cy="546100"/>
                  <wp:effectExtent b="0" l="0" r="0" t="0"/>
                  <wp:docPr id="3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546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14300" distT="114300" distL="114300" distR="114300">
                  <wp:extent cx="962025" cy="546100"/>
                  <wp:effectExtent b="0" l="0" r="0" t="0"/>
                  <wp:docPr id="8" name="image3.jpg"/>
                  <a:graphic>
                    <a:graphicData uri="http://schemas.openxmlformats.org/drawingml/2006/picture">
                      <pic:pic>
                        <pic:nvPicPr>
                          <pic:cNvPr id="0" name="image3.jp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546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14300" distT="114300" distL="114300" distR="114300">
                  <wp:extent cx="962025" cy="546100"/>
                  <wp:effectExtent b="0" l="0" r="0" t="0"/>
                  <wp:docPr id="18" name="image7.jpg"/>
                  <a:graphic>
                    <a:graphicData uri="http://schemas.openxmlformats.org/drawingml/2006/picture">
                      <pic:pic>
                        <pic:nvPicPr>
                          <pic:cNvPr id="0" name="image7.jp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546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Houve um alto desenvolvimento pois criou fungos de diferentes tamanho.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Murilo F.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conta gotas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923925" cy="520700"/>
                  <wp:effectExtent b="0" l="0" r="0" t="0"/>
                  <wp:docPr id="23" name="image17.jpg"/>
                  <a:graphic>
                    <a:graphicData uri="http://schemas.openxmlformats.org/drawingml/2006/picture">
                      <pic:pic>
                        <pic:nvPicPr>
                          <pic:cNvPr id="0" name="image17.jp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925" cy="520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14300" distT="114300" distL="114300" distR="114300">
                  <wp:extent cx="923925" cy="520700"/>
                  <wp:effectExtent b="0" l="0" r="0" t="0"/>
                  <wp:docPr id="11" name="image8.jpg"/>
                  <a:graphic>
                    <a:graphicData uri="http://schemas.openxmlformats.org/drawingml/2006/picture">
                      <pic:pic>
                        <pic:nvPicPr>
                          <pic:cNvPr id="0" name="image8.jp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925" cy="520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foram formadas 12 colonias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Murilo P. B.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Disco embebido e extrato e contas de gotas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962025" cy="546100"/>
                  <wp:effectExtent b="0" l="0" r="0" t="0"/>
                  <wp:docPr id="6" name="image2.jpg"/>
                  <a:graphic>
                    <a:graphicData uri="http://schemas.openxmlformats.org/drawingml/2006/picture">
                      <pic:pic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546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14300" distT="114300" distL="114300" distR="114300">
                  <wp:extent cx="962025" cy="546100"/>
                  <wp:effectExtent b="0" l="0" r="0" t="0"/>
                  <wp:docPr id="15" name="image5.jpg"/>
                  <a:graphic>
                    <a:graphicData uri="http://schemas.openxmlformats.org/drawingml/2006/picture">
                      <pic:pic>
                        <pic:nvPicPr>
                          <pic:cNvPr id="0" name="image5.jp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546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Houve 17 colônias formadas, teve um desenvolvimento bom.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Viviv=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breno L.B.Soares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conta gotas, disco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962025" cy="546100"/>
                  <wp:effectExtent b="0" l="0" r="0" t="0"/>
                  <wp:docPr id="20" name="image22.jpg"/>
                  <a:graphic>
                    <a:graphicData uri="http://schemas.openxmlformats.org/drawingml/2006/picture">
                      <pic:pic>
                        <pic:nvPicPr>
                          <pic:cNvPr id="0" name="image22.jp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546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962025" cy="546100"/>
                  <wp:effectExtent b="0" l="0" r="0" t="0"/>
                  <wp:docPr id="13" name="image10.jpg"/>
                  <a:graphic>
                    <a:graphicData uri="http://schemas.openxmlformats.org/drawingml/2006/picture">
                      <pic:pic>
                        <pic:nvPicPr>
                          <pic:cNvPr id="0" name="image10.jp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546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Viviane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Borrifador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752475" cy="1003300"/>
                  <wp:effectExtent b="0" l="0" r="0" t="0"/>
                  <wp:docPr id="17" name="image16.jpg"/>
                  <a:graphic>
                    <a:graphicData uri="http://schemas.openxmlformats.org/drawingml/2006/picture">
                      <pic:pic>
                        <pic:nvPicPr>
                          <pic:cNvPr id="0" name="image16.jp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2475" cy="1003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Adson P.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Disco embebido no extrato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752475" cy="419100"/>
                  <wp:effectExtent b="0" l="0" r="0" t="0"/>
                  <wp:docPr id="2" name="image12.jpg"/>
                  <a:graphic>
                    <a:graphicData uri="http://schemas.openxmlformats.org/drawingml/2006/picture">
                      <pic:pic>
                        <pic:nvPicPr>
                          <pic:cNvPr id="0" name="image12.jp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2475" cy="419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Houve 26 colônias formadas.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Clara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Mão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Borrifador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962025" cy="546100"/>
                  <wp:effectExtent b="0" l="0" r="0" t="0"/>
                  <wp:docPr id="10" name="image4.jpg"/>
                  <a:graphic>
                    <a:graphicData uri="http://schemas.openxmlformats.org/drawingml/2006/picture">
                      <pic:pic>
                        <pic:nvPicPr>
                          <pic:cNvPr id="0" name="image4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546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Aconteceu uma coisa genial pois surgiu vários fungos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pStyle w:val="Heading2"/>
        <w:rPr/>
      </w:pPr>
      <w:ins w:author="RAQUELLY APARECIDA BENTO ADRIANCZYK" w:id="0" w:date="2025-06-10T17:35:49Z">
        <w:r w:rsidDel="00000000" w:rsidR="00000000" w:rsidRPr="00000000">
          <w:rPr>
            <w:rtl w:val="0"/>
          </w:rPr>
          <w:t xml:space="preserve"> poiuytr43e2w1</w:t>
        </w:r>
      </w:ins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Você acredita que se houvéssemos feito avaliações diárias das amostras poderíamos ter um resultado mais confiável?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Qual dos métodos de introdução do extrato pareceu mais adequado para o teste? 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O extrato aquoso de erva mate, neste teste, pode ser considerado antisséptico? Por que ? </w:t>
      </w:r>
    </w:p>
    <w:p w:rsidR="00000000" w:rsidDel="00000000" w:rsidP="00000000" w:rsidRDefault="00000000" w:rsidRPr="00000000" w14:paraId="0000009D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Escrevam cada um parágrafo aqui  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Clara: Pela minhas observações, poderiam acontecer resultados melhores e poderia haver outras formas de como desenvolver o experimento e obter resultados diferentes. Eu acredito que todos os métodos foram bastantes adequados e evolutivos com diferentes formas. E acho que graças a erva fez com que surgisse os fungos fazendo com que todos conseguissem desenvolver o projeto facilmente. 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não, mas se fosse feito a observações diárias poderia ter algum beneficio ao estudo desse experimento fazendo as anotações poderia haver alguma alteração boa no experimento.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a parte do conta gotas pode ajudar com a criação de fungos fazendo também algumas partes boloralem.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color w:val="2c1714"/>
        </w:rPr>
      </w:pPr>
      <w:r w:rsidDel="00000000" w:rsidR="00000000" w:rsidRPr="00000000">
        <w:rPr>
          <w:color w:val="2c1714"/>
          <w:rtl w:val="0"/>
        </w:rPr>
        <w:t xml:space="preserve">Provavelmente se fosse diária teria uma chance de ter alguma diferença. 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Adson: </w:t>
      </w:r>
      <w:r w:rsidDel="00000000" w:rsidR="00000000" w:rsidRPr="00000000">
        <w:rPr>
          <w:rtl w:val="0"/>
        </w:rPr>
        <w:t xml:space="preserve">Acredito que com observaçoẽs diárias, nós poderíamos ver melhor o desenvolvimento desses fungos. O melhor método foi o de disco embebido no extrato. E ela não é antisséptica pois criou várias colônias de fungos.  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acredito de tem muitas diferenças com o de erva-mate, e o que não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tem erva-mate eu acho que tem outros tipo de fungo.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Abaixo vou deixar um artigo sobre propriedades antissépticas de algumas plantas que encontramos 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rPr/>
      </w:pPr>
      <w:r w:rsidDel="00000000" w:rsidR="00000000" w:rsidRPr="00000000">
        <w:rPr>
          <w:rtl w:val="0"/>
        </w:rPr>
        <w:t xml:space="preserve">Imagens Ilustrativas do Procedimento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1. Coleta de microrganismos com cotonete: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[Imagem ilustrativa da coleta com cotonete]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2. Aplicação do extrato com disco: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[Imagem ilustrativa de disco sendo colocado no meio de cultura]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3. Pote com cultura identificada: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[Imagem ilustrativa do pote com identificação]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4. Halo de inibição ao redor do disco: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[Imagem ilustrativa de halo de inibição no meio]</w:t>
      </w:r>
      <w:r w:rsidDel="00000000" w:rsidR="00000000" w:rsidRPr="00000000">
        <w:rPr>
          <w:rtl w:val="0"/>
        </w:rPr>
      </w:r>
    </w:p>
    <w:sectPr>
      <w:footerReference r:id="rId28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B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C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7.jpg"/><Relationship Id="rId22" Type="http://schemas.openxmlformats.org/officeDocument/2006/relationships/image" Target="media/image2.jpg"/><Relationship Id="rId21" Type="http://schemas.openxmlformats.org/officeDocument/2006/relationships/image" Target="media/image8.jpg"/><Relationship Id="rId24" Type="http://schemas.openxmlformats.org/officeDocument/2006/relationships/image" Target="media/image22.jpg"/><Relationship Id="rId23" Type="http://schemas.openxmlformats.org/officeDocument/2006/relationships/image" Target="media/image5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8.jpg"/><Relationship Id="rId26" Type="http://schemas.openxmlformats.org/officeDocument/2006/relationships/image" Target="media/image16.jpg"/><Relationship Id="rId25" Type="http://schemas.openxmlformats.org/officeDocument/2006/relationships/image" Target="media/image10.jpg"/><Relationship Id="rId28" Type="http://schemas.openxmlformats.org/officeDocument/2006/relationships/footer" Target="footer1.xml"/><Relationship Id="rId27" Type="http://schemas.openxmlformats.org/officeDocument/2006/relationships/image" Target="media/image12.jpg"/><Relationship Id="rId5" Type="http://schemas.openxmlformats.org/officeDocument/2006/relationships/styles" Target="styles.xml"/><Relationship Id="rId6" Type="http://schemas.openxmlformats.org/officeDocument/2006/relationships/image" Target="media/image6.jpg"/><Relationship Id="rId7" Type="http://schemas.openxmlformats.org/officeDocument/2006/relationships/image" Target="media/image23.jpg"/><Relationship Id="rId8" Type="http://schemas.openxmlformats.org/officeDocument/2006/relationships/image" Target="media/image19.jpg"/><Relationship Id="rId11" Type="http://schemas.openxmlformats.org/officeDocument/2006/relationships/image" Target="media/image20.jpg"/><Relationship Id="rId10" Type="http://schemas.openxmlformats.org/officeDocument/2006/relationships/image" Target="media/image21.jpg"/><Relationship Id="rId13" Type="http://schemas.openxmlformats.org/officeDocument/2006/relationships/image" Target="media/image15.jpg"/><Relationship Id="rId12" Type="http://schemas.openxmlformats.org/officeDocument/2006/relationships/image" Target="media/image14.jpg"/><Relationship Id="rId15" Type="http://schemas.openxmlformats.org/officeDocument/2006/relationships/image" Target="media/image13.jpg"/><Relationship Id="rId14" Type="http://schemas.openxmlformats.org/officeDocument/2006/relationships/image" Target="media/image11.jpg"/><Relationship Id="rId17" Type="http://schemas.openxmlformats.org/officeDocument/2006/relationships/image" Target="media/image1.jpg"/><Relationship Id="rId16" Type="http://schemas.openxmlformats.org/officeDocument/2006/relationships/image" Target="media/image9.jpg"/><Relationship Id="rId19" Type="http://schemas.openxmlformats.org/officeDocument/2006/relationships/image" Target="media/image7.jpg"/><Relationship Id="rId1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